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Revision History</w:t>
      </w:r>
    </w:p>
    <w:p>
      <w:r>
        <w:t xml:space="preserve">The fee is </w:t>
      </w:r>
      <w:del w:id="1" w:author="Alice" w:date="2026-01-15T09:30:00Z">
        <w:r>
          <w:delText>ten percent</w:delText>
        </w:r>
      </w:del>
      <w:ins w:id="2" w:author="Alice" w:date="2026-01-15T09:30:00Z">
        <w:r>
          <w:t>twelve percent</w:t>
        </w:r>
      </w:ins>
      <w:r>
        <w:t xml:space="preserve"> of net revenue.</w:t>
      </w:r>
    </w:p>
    <w:p>
      <w:r>
        <w:t xml:space="preserve">Notices must be sent </w:t>
      </w:r>
      <w:ins w:id="3" w:author="Bob" w:date="2026-02-20T16:45:00Z">
        <w:r>
          <w:t xml:space="preserve">by certified mail </w:t>
        </w:r>
      </w:ins>
      <w:r>
        <w:t>to the address below</w:t>
      </w:r>
      <w:del w:id="4" w:author="Bob" w:date="2026-02-20T16:45:00Z">
        <w:r>
          <w:delText xml:space="preserve"> within five days</w:delText>
        </w:r>
      </w:del>
      <w:r>
        <w:t>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
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Amendment</w:t>
      </w:r>
    </w:p>
    <w:p>
      <w:r>
        <w:t xml:space="preserve">The closing date is </w:t>
      </w:r>
      <w:del w:id="5" w:author="Alice" w:date="2026-01-15T09:30:00Z">
        <w:r>
          <w:delText>March 1</w:delText>
        </w:r>
      </w:del>
      <w:ins w:id="5" w:author="Alice" w:date="2026-01-15T09:30:00Z">
        <w:r>
          <w:t>April 1</w:t>
        </w:r>
      </w:ins>
      <w:r>
        <w:t>, as amended.</w:t>
      </w:r>
    </w:p>
    <w:p>
      <w:r>
        <w:t xml:space="preserve">Counsel </w:t>
      </w:r>
      <w:ins w:id="6" w:author="Alice" w:date="2026-01-15T09:30:00Z">
        <w:r>
          <w:t xml:space="preserve">promptly </w:t>
        </w:r>
      </w:ins>
      <w:r>
        <w:t>notified all parties.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